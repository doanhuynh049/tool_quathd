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9D962" w14:textId="4773E637" w:rsidR="00686336" w:rsidRDefault="00CF4CB5">
      <w:r>
        <w:rPr>
          <w:rFonts w:hint="eastAsia"/>
          <w:noProof/>
          <w:lang w:val="en-GB" w:eastAsia="en-GB"/>
        </w:rPr>
        <mc:AlternateContent>
          <mc:Choice Requires="wpg">
            <w:drawing>
              <wp:anchor distT="0" distB="0" distL="114300" distR="114300" simplePos="0" relativeHeight="251642368" behindDoc="0" locked="0" layoutInCell="1" allowOverlap="1" wp14:anchorId="3999D970" wp14:editId="6A65B29F">
                <wp:simplePos x="0" y="0"/>
                <wp:positionH relativeFrom="column">
                  <wp:posOffset>-1028065</wp:posOffset>
                </wp:positionH>
                <wp:positionV relativeFrom="paragraph">
                  <wp:posOffset>-286385</wp:posOffset>
                </wp:positionV>
                <wp:extent cx="720725" cy="4789170"/>
                <wp:effectExtent l="0" t="0" r="22225" b="1143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9170"/>
                          <a:chOff x="-4" y="0"/>
                          <a:chExt cx="1135" cy="7542"/>
                        </a:xfrm>
                      </wpg:grpSpPr>
                      <wps:wsp>
                        <wps:cNvPr id="8" name="Rectangle 61"/>
                        <wps:cNvSpPr>
                          <a:spLocks noChangeArrowheads="1"/>
                        </wps:cNvSpPr>
                        <wps:spPr bwMode="auto">
                          <a:xfrm>
                            <a:off x="-4" y="0"/>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0"/>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92F78" id="Group 60" o:spid="_x0000_s1026" style="position:absolute;left:0;text-align:left;margin-left:-80.95pt;margin-top:-22.55pt;width:56.75pt;height:377.1pt;z-index:251642368" coordorigin="-4" coordsize="1135,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">
                <v:rect id="Rectangle 61" o:spid="_x0000_s1027" style="position:absolute;left:-4;width:1135;height:5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FRL4A&#10;AADaAAAADwAAAGRycy9kb3ducmV2LnhtbERPy4rCMBTdC/5DuIK7MVXHQatRiiA4K2d84PbaXNti&#10;c1OaaOvfm4Xg8nDei1VrSvGg2hWWFQwHEQji1OqCMwXHw+ZrCsJ5ZI2lZVLwJAerZbezwFjbhv/p&#10;sfeZCCHsYlSQe1/FUro0J4NuYCviwF1tbdAHWGdS19iEcFPKURT9SIMFh4YcK1rnlN72d6PgNp58&#10;s6t0Ys/J32n228jzZbJTqt9rkzkIT63/iN/urVYQtoYr4QbI5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ZoxUS+AAAA2gAAAA8AAAAAAAAAAAAAAAAAmAIAAGRycy9kb3ducmV2&#10;LnhtbFBLBQYAAAAABAAEAPUAAACDAwAAAAA=&#10;" fillcolor="#2a289d" strokecolor="#2a289d" strokeweight="0"/>
                <v:rect id="Rectangle 62" o:spid="_x0000_s1028" style="position:absolute;left:-4;top:5670;width:1135;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el8UA&#10;AADaAAAADwAAAGRycy9kb3ducmV2LnhtbESPQWvCQBSE7wX/w/IKXkrd1INo6hpqS7FgFUwrXp/Z&#10;ZxKSfRuyW4399a4geBxm5htmmnSmFkdqXWlZwcsgAkGcWV1yruD35/N5DMJ5ZI21ZVJwJgfJrPcw&#10;xVjbE2/omPpcBAi7GBUU3jexlC4ryKAb2IY4eAfbGvRBtrnULZ4C3NRyGEUjabDksFBgQ+8FZVX6&#10;ZxSslk/LdDGq3L//GG93+29az3mtVP+xe3sF4anz9/Ct/aUVTOB6JdwA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V6XxQAAANoAAAAPAAAAAAAAAAAAAAAAAJgCAABkcnMv&#10;ZG93bnJldi54bWxQSwUGAAAAAAQABAD1AAAAigMAAAAA&#10;" fillcolor="gray" strokecolor="gray" strokeweight="0"/>
              </v:group>
            </w:pict>
          </mc:Fallback>
        </mc:AlternateContent>
      </w:r>
      <w:r w:rsidR="00A82520">
        <w:rPr>
          <w:rFonts w:hint="eastAsia"/>
          <w:noProof/>
          <w:lang w:val="en-GB" w:eastAsia="en-GB"/>
        </w:rPr>
        <mc:AlternateContent>
          <mc:Choice Requires="wps">
            <w:drawing>
              <wp:anchor distT="0" distB="0" distL="114300" distR="114300" simplePos="0" relativeHeight="251667968" behindDoc="0" locked="0" layoutInCell="1" allowOverlap="1" wp14:anchorId="3999D96E" wp14:editId="4453A957">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9D984" w14:textId="59147A7F" w:rsidR="008703D8" w:rsidRPr="000A7E69" w:rsidRDefault="003021B3" w:rsidP="008703D8">
                            <w:pPr>
                              <w:rPr>
                                <w:rFonts w:ascii="Helvetica" w:hAnsi="Helvetica" w:cs="Arial"/>
                                <w:color w:val="FFFFFF"/>
                                <w:sz w:val="52"/>
                                <w:szCs w:val="52"/>
                              </w:rPr>
                            </w:pPr>
                            <w:r>
                              <w:rPr>
                                <w:rFonts w:ascii="Helvetica" w:hAnsi="Helvetica" w:cs="Arial"/>
                                <w:color w:val="FFFFFF"/>
                                <w:sz w:val="52"/>
                                <w:szCs w:val="52"/>
                              </w:rPr>
                              <w:t>Release Note</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99D96E" id="Rectangle 77" o:spid="_x0000_s1026" style="position:absolute;left:0;text-align:left;margin-left:-159.75pt;margin-top:80.7pt;width:207.65pt;height:45pt;rotation:-9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" filled="f" stroked="f">
                <v:textbox style="layout-flow:vertical" inset="5.85pt,.7pt,5.85pt,.7pt">
                  <w:txbxContent>
                    <w:p w14:paraId="3999D984" w14:textId="59147A7F" w:rsidR="008703D8" w:rsidRPr="000A7E69" w:rsidRDefault="003021B3" w:rsidP="008703D8">
                      <w:pPr>
                        <w:rPr>
                          <w:rFonts w:ascii="Helvetica" w:hAnsi="Helvetica" w:cs="Arial"/>
                          <w:color w:val="FFFFFF"/>
                          <w:sz w:val="52"/>
                          <w:szCs w:val="52"/>
                        </w:rPr>
                      </w:pPr>
                      <w:r>
                        <w:rPr>
                          <w:rFonts w:ascii="Helvetica" w:hAnsi="Helvetica" w:cs="Arial"/>
                          <w:color w:val="FFFFFF"/>
                          <w:sz w:val="52"/>
                          <w:szCs w:val="52"/>
                        </w:rPr>
                        <w:t>Release Note</w:t>
                      </w:r>
                    </w:p>
                  </w:txbxContent>
                </v:textbox>
              </v:rect>
            </w:pict>
          </mc:Fallback>
        </mc:AlternateContent>
      </w:r>
      <w:r w:rsidR="00A82520">
        <w:rPr>
          <w:noProof/>
          <w:lang w:val="en-GB" w:eastAsia="en-GB"/>
        </w:rPr>
        <w:drawing>
          <wp:anchor distT="0" distB="0" distL="114300" distR="114300" simplePos="0" relativeHeight="251665920" behindDoc="0" locked="0" layoutInCell="1" allowOverlap="1" wp14:anchorId="3999D972" wp14:editId="3999D973">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9D963" w14:textId="77777777" w:rsidR="00686336" w:rsidRDefault="00686336"/>
    <w:p w14:paraId="3999D964" w14:textId="77777777" w:rsidR="00686336" w:rsidRDefault="00686336"/>
    <w:p w14:paraId="3999D965" w14:textId="77777777" w:rsidR="00686336" w:rsidRDefault="00686336"/>
    <w:p w14:paraId="3999D966" w14:textId="7D606E08" w:rsidR="00686336" w:rsidRDefault="00686336"/>
    <w:p w14:paraId="3999D967" w14:textId="776A2E5A" w:rsidR="00686336" w:rsidRDefault="00DC1F1D">
      <w:r>
        <w:rPr>
          <w:noProof/>
          <w:lang w:val="en-GB" w:eastAsia="en-GB"/>
        </w:rPr>
        <mc:AlternateContent>
          <mc:Choice Requires="wps">
            <w:drawing>
              <wp:anchor distT="45720" distB="45720" distL="114300" distR="114300" simplePos="0" relativeHeight="251674112" behindDoc="0" locked="0" layoutInCell="1" allowOverlap="1" wp14:anchorId="4FBBB3E3" wp14:editId="231EA814">
                <wp:simplePos x="0" y="0"/>
                <wp:positionH relativeFrom="page">
                  <wp:posOffset>2592070</wp:posOffset>
                </wp:positionH>
                <wp:positionV relativeFrom="page">
                  <wp:posOffset>1440180</wp:posOffset>
                </wp:positionV>
                <wp:extent cx="2340864" cy="1404620"/>
                <wp:effectExtent l="0" t="0" r="2159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864" cy="1404620"/>
                        </a:xfrm>
                        <a:prstGeom prst="rect">
                          <a:avLst/>
                        </a:prstGeom>
                        <a:solidFill>
                          <a:srgbClr val="FFFFFF"/>
                        </a:solidFill>
                        <a:ln w="9525">
                          <a:solidFill>
                            <a:schemeClr val="tx1"/>
                          </a:solidFill>
                          <a:miter lim="800000"/>
                          <a:headEnd/>
                          <a:tailEnd/>
                        </a:ln>
                      </wps:spPr>
                      <wps:txbx>
                        <w:txbxContent>
                          <w:p w14:paraId="2709D1B6" w14:textId="77777777" w:rsidR="00DC1F1D" w:rsidRPr="00FD341B" w:rsidRDefault="00DC1F1D" w:rsidP="00DC1F1D">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BBB3E3" id="_x0000_t202" coordsize="21600,21600" o:spt="202" path="m,l,21600r21600,l21600,xe">
                <v:stroke joinstyle="miter"/>
                <v:path gradientshapeok="t" o:connecttype="rect"/>
              </v:shapetype>
              <v:shape id="テキスト ボックス 2" o:spid="_x0000_s1027" type="#_x0000_t202" style="position:absolute;left:0;text-align:left;margin-left:204.1pt;margin-top:113.4pt;width:184.3pt;height:110.6pt;z-index:2516741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" strokecolor="black [3213]">
                <v:textbox style="mso-fit-shape-to-text:t">
                  <w:txbxContent>
                    <w:p w14:paraId="2709D1B6" w14:textId="77777777" w:rsidR="00DC1F1D" w:rsidRPr="00FD341B" w:rsidRDefault="00DC1F1D" w:rsidP="00DC1F1D">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p>
    <w:p w14:paraId="3999D968" w14:textId="58E45477" w:rsidR="00686336" w:rsidRDefault="00686336"/>
    <w:p w14:paraId="3999D969" w14:textId="77777777" w:rsidR="00686336" w:rsidRDefault="00686336"/>
    <w:p w14:paraId="3999D96A" w14:textId="77777777" w:rsidR="00686336" w:rsidRDefault="00686336"/>
    <w:p w14:paraId="3999D96B" w14:textId="77777777" w:rsidR="00686336" w:rsidRDefault="00686336"/>
    <w:p w14:paraId="3999D96C" w14:textId="2C85904D" w:rsidR="00686336" w:rsidRDefault="00686336"/>
    <w:p w14:paraId="3999D96D" w14:textId="1513BE4D" w:rsidR="00686336" w:rsidRPr="000D7050" w:rsidRDefault="0026336B" w:rsidP="00917FE0">
      <w:r>
        <w:rPr>
          <w:noProof/>
          <w:lang w:val="en-GB" w:eastAsia="en-GB"/>
        </w:rPr>
        <mc:AlternateContent>
          <mc:Choice Requires="wps">
            <w:drawing>
              <wp:anchor distT="0" distB="0" distL="114300" distR="114300" simplePos="0" relativeHeight="251647488" behindDoc="0" locked="0" layoutInCell="1" allowOverlap="1" wp14:anchorId="3999D974" wp14:editId="77B24621">
                <wp:simplePos x="0" y="0"/>
                <wp:positionH relativeFrom="page">
                  <wp:posOffset>1025397</wp:posOffset>
                </wp:positionH>
                <wp:positionV relativeFrom="page">
                  <wp:posOffset>3499033</wp:posOffset>
                </wp:positionV>
                <wp:extent cx="6101715" cy="1244137"/>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2441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99D986" w14:textId="489C5CEF" w:rsidR="008848EB" w:rsidRDefault="0026336B" w:rsidP="00F709F6">
                            <w:pPr>
                              <w:pStyle w:val="Productname"/>
                            </w:pPr>
                            <w:r>
                              <w:t>Memory Manager for Linux</w:t>
                            </w:r>
                          </w:p>
                          <w:p w14:paraId="3999D987" w14:textId="77777777" w:rsidR="00F709F6" w:rsidRDefault="00F709F6" w:rsidP="00F709F6">
                            <w:pPr>
                              <w:pStyle w:val="sp"/>
                            </w:pPr>
                          </w:p>
                          <w:p w14:paraId="3999D988" w14:textId="77777777" w:rsidR="00994DC8" w:rsidRDefault="009337E6" w:rsidP="009337E6">
                            <w:pPr>
                              <w:pStyle w:val="ManualType"/>
                              <w:wordWrap w:val="0"/>
                            </w:pPr>
                            <w:r>
                              <w:rPr>
                                <w:rFonts w:hint="eastAsia"/>
                              </w:rPr>
                              <w:t xml:space="preserve">Release </w:t>
                            </w:r>
                            <w:r>
                              <w:t>Note</w:t>
                            </w:r>
                            <w:r w:rsidR="009F771E">
                              <w:t xml:space="preserve">: </w:t>
                            </w:r>
                            <w:r w:rsidR="008848EB">
                              <w:rPr>
                                <w:rFonts w:hint="eastAsia"/>
                              </w:rPr>
                              <w:t>Soft</w:t>
                            </w:r>
                            <w:r w:rsidR="009F771E">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9D974" id="Text Box 5" o:spid="_x0000_s1028" type="#_x0000_t202" style="position:absolute;left:0;text-align:left;margin-left:80.75pt;margin-top:275.5pt;width:480.45pt;height:97.9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" stroked="f">
                <v:textbox inset="0,0,0,0">
                  <w:txbxContent>
                    <w:p w14:paraId="3999D986" w14:textId="489C5CEF" w:rsidR="008848EB" w:rsidRDefault="0026336B" w:rsidP="00F709F6">
                      <w:pPr>
                        <w:pStyle w:val="Productname"/>
                      </w:pPr>
                      <w:r>
                        <w:t>Memory Manager for Linux</w:t>
                      </w:r>
                    </w:p>
                    <w:p w14:paraId="3999D987" w14:textId="77777777" w:rsidR="00F709F6" w:rsidRDefault="00F709F6" w:rsidP="00F709F6">
                      <w:pPr>
                        <w:pStyle w:val="sp"/>
                      </w:pPr>
                    </w:p>
                    <w:p w14:paraId="3999D988" w14:textId="77777777" w:rsidR="00994DC8" w:rsidRDefault="009337E6" w:rsidP="009337E6">
                      <w:pPr>
                        <w:pStyle w:val="ManualType"/>
                        <w:wordWrap w:val="0"/>
                      </w:pPr>
                      <w:r>
                        <w:rPr>
                          <w:rFonts w:hint="eastAsia"/>
                        </w:rPr>
                        <w:t xml:space="preserve">Release </w:t>
                      </w:r>
                      <w:r>
                        <w:t>Note</w:t>
                      </w:r>
                      <w:r w:rsidR="009F771E">
                        <w:t xml:space="preserve">: </w:t>
                      </w:r>
                      <w:r w:rsidR="008848EB">
                        <w:rPr>
                          <w:rFonts w:hint="eastAsia"/>
                        </w:rPr>
                        <w:t>Soft</w:t>
                      </w:r>
                      <w:r w:rsidR="009F771E">
                        <w:t>ware</w:t>
                      </w:r>
                    </w:p>
                  </w:txbxContent>
                </v:textbox>
                <w10:wrap anchorx="page" anchory="page"/>
              </v:shape>
            </w:pict>
          </mc:Fallback>
        </mc:AlternateContent>
      </w:r>
      <w:r w:rsidR="00A82520">
        <w:rPr>
          <w:noProof/>
          <w:lang w:val="en-GB" w:eastAsia="en-GB"/>
        </w:rPr>
        <w:drawing>
          <wp:anchor distT="0" distB="0" distL="114300" distR="114300" simplePos="0" relativeHeight="251672064" behindDoc="0" locked="0" layoutInCell="1" allowOverlap="1" wp14:anchorId="3999D976" wp14:editId="58FADD5C">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val="en-GB" w:eastAsia="en-GB"/>
        </w:rPr>
        <mc:AlternateContent>
          <mc:Choice Requires="wps">
            <w:drawing>
              <wp:anchor distT="0" distB="0" distL="114300" distR="114300" simplePos="0" relativeHeight="251651584" behindDoc="0" locked="0" layoutInCell="1" allowOverlap="1" wp14:anchorId="3999D978" wp14:editId="7442A425">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99D989" w14:textId="73C0A672" w:rsidR="009D4829" w:rsidRPr="000D7050" w:rsidRDefault="00677065" w:rsidP="00976D26">
                            <w:pPr>
                              <w:pStyle w:val="1"/>
                              <w:wordWrap w:val="0"/>
                            </w:pPr>
                            <w:sdt>
                              <w:sdtPr>
                                <w:rPr>
                                  <w:rFonts w:hint="eastAsia"/>
                                </w:rPr>
                                <w:alias w:val="Category"/>
                                <w:tag w:val=""/>
                                <w:id w:val="117116591"/>
                                <w:placeholder>
                                  <w:docPart w:val="46006409D5D14019A1AE69AA5C2ABC4B"/>
                                </w:placeholder>
                                <w:dataBinding w:prefixMappings="xmlns:ns0='http://purl.org/dc/elements/1.1/' xmlns:ns1='http://schemas.openxmlformats.org/package/2006/metadata/core-properties' " w:xpath="/ns1:coreProperties[1]/ns1:category[1]" w:storeItemID="{6C3C8BC8-F283-45AE-878A-BAB7291924A1}"/>
                                <w:text/>
                              </w:sdtPr>
                              <w:sdtEndPr>
                                <w:rPr>
                                  <w:rFonts w:hint="default"/>
                                </w:rPr>
                              </w:sdtEndPr>
                              <w:sdtContent>
                                <w:r>
                                  <w:rPr>
                                    <w:rFonts w:hint="eastAsia"/>
                                  </w:rPr>
                                  <w:t>Rev.5</w:t>
                                </w:r>
                                <w:r>
                                  <w:t>.</w:t>
                                </w:r>
                                <w:r>
                                  <w:t>10</w:t>
                                </w:r>
                                <w:r>
                                  <w:rPr>
                                    <w:rFonts w:hint="eastAsia"/>
                                  </w:rPr>
                                  <w:t>.0</w:t>
                                </w:r>
                              </w:sdtContent>
                            </w:sdt>
                            <w:r w:rsidR="00913419">
                              <w:rPr>
                                <w:rFonts w:hint="eastAsia"/>
                              </w:rPr>
                              <w:t xml:space="preserve"> </w:t>
                            </w:r>
                            <w:sdt>
                              <w:sdtPr>
                                <w:rPr>
                                  <w:rFonts w:hint="eastAsia"/>
                                </w:rPr>
                                <w:alias w:val="Comments"/>
                                <w:tag w:val=""/>
                                <w:id w:val="-207108079"/>
                                <w:placeholder>
                                  <w:docPart w:val="6C4AFF6F359D4DC39261E6CA30C17C68"/>
                                </w:placeholder>
                                <w:dataBinding w:prefixMappings="xmlns:ns0='http://purl.org/dc/elements/1.1/' xmlns:ns1='http://schemas.openxmlformats.org/package/2006/metadata/core-properties' " w:xpath="/ns1:coreProperties[1]/ns0:description[1]" w:storeItemID="{6C3C8BC8-F283-45AE-878A-BAB7291924A1}"/>
                                <w:text w:multiLine="1"/>
                              </w:sdtPr>
                              <w:sdtEndPr>
                                <w:rPr>
                                  <w:rFonts w:hint="default"/>
                                </w:rPr>
                              </w:sdtEndPr>
                              <w:sdtContent>
                                <w:del w:id="0" w:author="Quat Doan Huynh" w:date="2023-12-15T15:49:00Z">
                                  <w:r w:rsidDel="00677065">
                                    <w:delText>Dec</w:delText>
                                  </w:r>
                                  <w:r w:rsidDel="00677065">
                                    <w:rPr>
                                      <w:rFonts w:hint="eastAsia"/>
                                    </w:rPr>
                                    <w:delText>. 20</w:delText>
                                  </w:r>
                                  <w:r w:rsidDel="00677065">
                                    <w:delText>23</w:delText>
                                  </w:r>
                                  <w:r w:rsidDel="00677065">
                                    <w:br/>
                                  </w:r>
                                </w:del>
                                <w:ins w:id="1" w:author="Quat Doan Huynh" w:date="2023-12-15T15:49:00Z">
                                  <w:r>
                                    <w:rPr>
                                      <w:rFonts w:hint="eastAsia"/>
                                    </w:rPr>
                                    <w:t>Dec. 2023</w:t>
                                  </w:r>
                                </w:ins>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9D978" id="_x0000_t202" coordsize="21600,21600" o:spt="202" path="m,l,21600r21600,l21600,xe">
                <v:stroke joinstyle="miter"/>
                <v:path gradientshapeok="t" o:connecttype="rect"/>
              </v:shapetype>
              <v:shape id="Text Box 6" o:spid="_x0000_s1029" type="#_x0000_t202" style="position:absolute;left:0;text-align:left;margin-left:368.85pt;margin-top:800.9pt;width:189pt;height:18.7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HBU3O0BAADBAwAADgAAAAAAAAAAAAAAAAAuAgAAZHJzL2Uy&#10;b0RvYy54bWxQSwECLQAUAAYACAAAACEARR/XiuEAAAAOAQAADwAAAAAAAAAAAAAAAABHBAAAZHJz&#10;L2Rvd25yZXYueG1sUEsFBgAAAAAEAAQA8wAAAFUFAAAAAA==&#10;" stroked="f">
                <v:textbox inset="0,0,0,0">
                  <w:txbxContent>
                    <w:p w14:paraId="3999D989" w14:textId="73C0A672" w:rsidR="009D4829" w:rsidRPr="000D7050" w:rsidRDefault="00677065" w:rsidP="00976D26">
                      <w:pPr>
                        <w:pStyle w:val="1"/>
                        <w:wordWrap w:val="0"/>
                      </w:pPr>
                      <w:sdt>
                        <w:sdtPr>
                          <w:rPr>
                            <w:rFonts w:hint="eastAsia"/>
                          </w:rPr>
                          <w:alias w:val="Category"/>
                          <w:tag w:val=""/>
                          <w:id w:val="117116591"/>
                          <w:placeholder>
                            <w:docPart w:val="46006409D5D14019A1AE69AA5C2ABC4B"/>
                          </w:placeholder>
                          <w:dataBinding w:prefixMappings="xmlns:ns0='http://purl.org/dc/elements/1.1/' xmlns:ns1='http://schemas.openxmlformats.org/package/2006/metadata/core-properties' " w:xpath="/ns1:coreProperties[1]/ns1:category[1]" w:storeItemID="{6C3C8BC8-F283-45AE-878A-BAB7291924A1}"/>
                          <w:text/>
                        </w:sdtPr>
                        <w:sdtEndPr>
                          <w:rPr>
                            <w:rFonts w:hint="default"/>
                          </w:rPr>
                        </w:sdtEndPr>
                        <w:sdtContent>
                          <w:r>
                            <w:rPr>
                              <w:rFonts w:hint="eastAsia"/>
                            </w:rPr>
                            <w:t>Rev.5</w:t>
                          </w:r>
                          <w:r>
                            <w:t>.</w:t>
                          </w:r>
                          <w:r>
                            <w:t>10</w:t>
                          </w:r>
                          <w:r>
                            <w:rPr>
                              <w:rFonts w:hint="eastAsia"/>
                            </w:rPr>
                            <w:t>.0</w:t>
                          </w:r>
                        </w:sdtContent>
                      </w:sdt>
                      <w:r w:rsidR="00913419">
                        <w:rPr>
                          <w:rFonts w:hint="eastAsia"/>
                        </w:rPr>
                        <w:t xml:space="preserve"> </w:t>
                      </w:r>
                      <w:sdt>
                        <w:sdtPr>
                          <w:rPr>
                            <w:rFonts w:hint="eastAsia"/>
                          </w:rPr>
                          <w:alias w:val="Comments"/>
                          <w:tag w:val=""/>
                          <w:id w:val="-207108079"/>
                          <w:placeholder>
                            <w:docPart w:val="6C4AFF6F359D4DC39261E6CA30C17C68"/>
                          </w:placeholder>
                          <w:dataBinding w:prefixMappings="xmlns:ns0='http://purl.org/dc/elements/1.1/' xmlns:ns1='http://schemas.openxmlformats.org/package/2006/metadata/core-properties' " w:xpath="/ns1:coreProperties[1]/ns0:description[1]" w:storeItemID="{6C3C8BC8-F283-45AE-878A-BAB7291924A1}"/>
                          <w:text w:multiLine="1"/>
                        </w:sdtPr>
                        <w:sdtEndPr>
                          <w:rPr>
                            <w:rFonts w:hint="default"/>
                          </w:rPr>
                        </w:sdtEndPr>
                        <w:sdtContent>
                          <w:del w:id="2" w:author="Quat Doan Huynh" w:date="2023-12-15T15:49:00Z">
                            <w:r w:rsidDel="00677065">
                              <w:delText>Dec</w:delText>
                            </w:r>
                            <w:r w:rsidDel="00677065">
                              <w:rPr>
                                <w:rFonts w:hint="eastAsia"/>
                              </w:rPr>
                              <w:delText>. 20</w:delText>
                            </w:r>
                            <w:r w:rsidDel="00677065">
                              <w:delText>23</w:delText>
                            </w:r>
                            <w:r w:rsidDel="00677065">
                              <w:br/>
                            </w:r>
                          </w:del>
                          <w:ins w:id="3" w:author="Quat Doan Huynh" w:date="2023-12-15T15:49:00Z">
                            <w:r>
                              <w:rPr>
                                <w:rFonts w:hint="eastAsia"/>
                              </w:rPr>
                              <w:t>Dec. 2023</w:t>
                            </w:r>
                          </w:ins>
                        </w:sdtContent>
                      </w:sdt>
                    </w:p>
                  </w:txbxContent>
                </v:textbox>
                <w10:wrap anchorx="page" anchory="page"/>
              </v:shape>
            </w:pict>
          </mc:Fallback>
        </mc:AlternateContent>
      </w:r>
      <w:r w:rsidR="00A82520">
        <w:rPr>
          <w:noProof/>
          <w:lang w:val="en-GB" w:eastAsia="en-GB"/>
        </w:rPr>
        <mc:AlternateContent>
          <mc:Choice Requires="wps">
            <w:drawing>
              <wp:anchor distT="0" distB="0" distL="114300" distR="114300" simplePos="0" relativeHeight="251663872" behindDoc="1" locked="0" layoutInCell="1" allowOverlap="1" wp14:anchorId="3999D97A" wp14:editId="3999D97B">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99D98A"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3999D98B" w14:textId="77777777" w:rsidR="00CB5A61" w:rsidRDefault="00CB5A61" w:rsidP="00CB5A61">
                            <w:pPr>
                              <w:pStyle w:val="Information"/>
                              <w:jc w:val="both"/>
                            </w:pPr>
                          </w:p>
                          <w:p w14:paraId="3999D98C" w14:textId="77777777" w:rsidR="00CB5A61" w:rsidRDefault="00CB5A61" w:rsidP="00CB5A61">
                            <w:pPr>
                              <w:pStyle w:val="Information"/>
                              <w:jc w:val="both"/>
                            </w:pPr>
                          </w:p>
                          <w:p w14:paraId="3999D98D"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9D97A" id="Text Box 20" o:spid="_x0000_s1030" type="#_x0000_t202" alt="&#10;&#10;&#10;" style="position:absolute;left:0;text-align:left;margin-left:80.8pt;margin-top:652.05pt;width:464.9pt;height:73.3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" filled="f" strokeweight=".5pt">
                <v:textbox>
                  <w:txbxContent>
                    <w:p w14:paraId="3999D98A"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3999D98B" w14:textId="77777777" w:rsidR="00CB5A61" w:rsidRDefault="00CB5A61" w:rsidP="00CB5A61">
                      <w:pPr>
                        <w:pStyle w:val="Information"/>
                        <w:jc w:val="both"/>
                      </w:pPr>
                    </w:p>
                    <w:p w14:paraId="3999D98C" w14:textId="77777777" w:rsidR="00CB5A61" w:rsidRDefault="00CB5A61" w:rsidP="00CB5A61">
                      <w:pPr>
                        <w:pStyle w:val="Information"/>
                        <w:jc w:val="both"/>
                      </w:pPr>
                    </w:p>
                    <w:p w14:paraId="3999D98D" w14:textId="77777777" w:rsidR="00CB5A61" w:rsidRDefault="00CB5A61" w:rsidP="00CB5A61">
                      <w:pPr>
                        <w:pStyle w:val="Information"/>
                        <w:jc w:val="both"/>
                      </w:pPr>
                    </w:p>
                  </w:txbxContent>
                </v:textbox>
                <w10:wrap type="tight" anchorx="page" anchory="page"/>
              </v:shape>
            </w:pict>
          </mc:Fallback>
        </mc:AlternateContent>
      </w:r>
      <w:r w:rsidR="00A82520">
        <w:rPr>
          <w:noProof/>
          <w:lang w:val="en-GB" w:eastAsia="en-GB"/>
        </w:rPr>
        <mc:AlternateContent>
          <mc:Choice Requires="wps">
            <w:drawing>
              <wp:anchor distT="0" distB="0" distL="114300" distR="114300" simplePos="0" relativeHeight="251656704" behindDoc="0" locked="0" layoutInCell="1" allowOverlap="1" wp14:anchorId="3999D97E" wp14:editId="3999D97F">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99D98F" w14:textId="2C62723C" w:rsidR="00994DC8" w:rsidRPr="00917FE0" w:rsidRDefault="009F771E" w:rsidP="00F709F6">
                            <w:pPr>
                              <w:pStyle w:val="Function"/>
                            </w:pPr>
                            <w:r>
                              <w:t>R</w:t>
                            </w:r>
                            <w:r w:rsidR="008848EB">
                              <w:rPr>
                                <w:rFonts w:hint="eastAsia"/>
                              </w:rPr>
                              <w:t>-Car H</w:t>
                            </w:r>
                            <w:r w:rsidR="007708B8">
                              <w:t>3</w:t>
                            </w:r>
                            <w:r w:rsidR="005A29E9">
                              <w:t>/M3</w:t>
                            </w:r>
                            <w:r w:rsidR="00DE0AEB">
                              <w:t>/M3N</w:t>
                            </w:r>
                            <w:r w:rsidR="00ED4E18">
                              <w:t>/E3</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9D97E" id="Text Box 17" o:spid="_x0000_s1032" type="#_x0000_t202" style="position:absolute;left:0;text-align:left;margin-left:80.8pt;margin-top:382.5pt;width:480.45pt;height:5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enfw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" stroked="f">
                <v:textbox inset="0,0,0,0">
                  <w:txbxContent>
                    <w:p w14:paraId="3999D98F" w14:textId="2C62723C" w:rsidR="00994DC8" w:rsidRPr="00917FE0" w:rsidRDefault="009F771E" w:rsidP="00F709F6">
                      <w:pPr>
                        <w:pStyle w:val="Function"/>
                      </w:pPr>
                      <w:r>
                        <w:t>R</w:t>
                      </w:r>
                      <w:r w:rsidR="008848EB">
                        <w:rPr>
                          <w:rFonts w:hint="eastAsia"/>
                        </w:rPr>
                        <w:t>-Car H</w:t>
                      </w:r>
                      <w:r w:rsidR="007708B8">
                        <w:t>3</w:t>
                      </w:r>
                      <w:r w:rsidR="005A29E9">
                        <w:t>/M3</w:t>
                      </w:r>
                      <w:r w:rsidR="00DE0AEB">
                        <w:t>/M3N</w:t>
                      </w:r>
                      <w:r w:rsidR="00ED4E18">
                        <w:t>/E3</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CAA8F" w14:textId="77777777" w:rsidR="00D10EC7" w:rsidRDefault="00D10EC7">
      <w:r>
        <w:separator/>
      </w:r>
    </w:p>
  </w:endnote>
  <w:endnote w:type="continuationSeparator" w:id="0">
    <w:p w14:paraId="4134478D" w14:textId="77777777" w:rsidR="00D10EC7" w:rsidRDefault="00D10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6FA3ED6B-50FA-4D5D-BB92-8BCA8C9248B4}"/>
  </w:font>
  <w:font w:name="Times New Roman">
    <w:panose1 w:val="02020603050405020304"/>
    <w:charset w:val="00"/>
    <w:family w:val="roman"/>
    <w:pitch w:val="variable"/>
    <w:sig w:usb0="E0002EFF" w:usb1="C000785B" w:usb2="00000009" w:usb3="00000000" w:csb0="000001FF" w:csb1="00000000"/>
    <w:embedRegular r:id="rId2" w:fontKey="{F4480D35-0AF5-4FD1-B375-D154B14B59FE}"/>
  </w:font>
  <w:font w:name="Arial">
    <w:panose1 w:val="020B0604020202020204"/>
    <w:charset w:val="00"/>
    <w:family w:val="swiss"/>
    <w:pitch w:val="variable"/>
    <w:sig w:usb0="E0002EFF" w:usb1="C000785B" w:usb2="00000009" w:usb3="00000000" w:csb0="000001FF" w:csb1="00000000"/>
    <w:embedRegular r:id="rId3" w:fontKey="{E92C347B-0B5B-4A2C-AB14-8B6CC2F968C7}"/>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11B429CA-962F-4AC4-AC48-D55ABA4FDDDF}"/>
  </w:font>
  <w:font w:name="Symbol">
    <w:panose1 w:val="05050102010706020507"/>
    <w:charset w:val="02"/>
    <w:family w:val="roman"/>
    <w:pitch w:val="variable"/>
    <w:sig w:usb0="00000000" w:usb1="10000000" w:usb2="00000000" w:usb3="00000000" w:csb0="80000000" w:csb1="00000000"/>
    <w:embedRegular r:id="rId5" w:fontKey="{8E4E8ACF-88DB-4C98-9FF4-41AE98B62411}"/>
  </w:font>
  <w:font w:name="Times">
    <w:panose1 w:val="02020603050405020304"/>
    <w:charset w:val="00"/>
    <w:family w:val="roman"/>
    <w:pitch w:val="variable"/>
    <w:sig w:usb0="E0002EFF" w:usb1="C000785B" w:usb2="00000009" w:usb3="00000000" w:csb0="000001FF" w:csb1="00000000"/>
    <w:embedRegular r:id="rId6" w:fontKey="{6746F33C-B241-49A2-93B8-C48B5FB37740}"/>
  </w:font>
  <w:font w:name="Century">
    <w:panose1 w:val="02040604050505020304"/>
    <w:charset w:val="00"/>
    <w:family w:val="roman"/>
    <w:pitch w:val="variable"/>
    <w:sig w:usb0="00000287" w:usb1="00000000" w:usb2="00000000" w:usb3="00000000" w:csb0="0000009F" w:csb1="00000000"/>
    <w:embedRegular r:id="rId7" w:fontKey="{DD905903-AD10-4970-BCF4-A47C141C496C}"/>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45A0A09A-754E-41C4-88D9-978F64A2EE9B}"/>
  </w:font>
  <w:font w:name="Arial Black">
    <w:panose1 w:val="020B0A04020102020204"/>
    <w:charset w:val="00"/>
    <w:family w:val="swiss"/>
    <w:pitch w:val="variable"/>
    <w:sig w:usb0="A00002AF" w:usb1="400078FB" w:usb2="00000000" w:usb3="00000000" w:csb0="0000009F" w:csb1="00000000"/>
    <w:embedRegular r:id="rId9" w:fontKey="{163457CE-B5BF-49E5-A133-0FB64D9BE11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39332" w14:textId="77777777" w:rsidR="00D10EC7" w:rsidRDefault="00D10EC7">
      <w:r>
        <w:separator/>
      </w:r>
    </w:p>
  </w:footnote>
  <w:footnote w:type="continuationSeparator" w:id="0">
    <w:p w14:paraId="1E83665D" w14:textId="77777777" w:rsidR="00D10EC7" w:rsidRDefault="00D10E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929653411">
    <w:abstractNumId w:val="0"/>
  </w:num>
  <w:num w:numId="2" w16cid:durableId="525169151">
    <w:abstractNumId w:val="4"/>
    <w:lvlOverride w:ilvl="0">
      <w:startOverride w:val="1"/>
    </w:lvlOverride>
  </w:num>
  <w:num w:numId="3" w16cid:durableId="2130279272">
    <w:abstractNumId w:val="1"/>
  </w:num>
  <w:num w:numId="4" w16cid:durableId="854540043">
    <w:abstractNumId w:val="3"/>
  </w:num>
  <w:num w:numId="5" w16cid:durableId="515273631">
    <w:abstractNumId w:val="4"/>
  </w:num>
  <w:num w:numId="6" w16cid:durableId="304704094">
    <w:abstractNumId w:val="4"/>
  </w:num>
  <w:num w:numId="7" w16cid:durableId="2051949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t Doan Huynh">
    <w15:presenceInfo w15:providerId="AD" w15:userId="S::quat.doanhuynh@hitachivantara.com::64d6be1f-731e-4aaf-b905-521ea4fa2d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0" w:nlCheck="1" w:checkStyle="1"/>
  <w:activeWritingStyle w:appName="MSWord" w:lang="ja-JP" w:vendorID="64" w:dllVersion="0"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59D"/>
    <w:rsid w:val="000148A2"/>
    <w:rsid w:val="00037384"/>
    <w:rsid w:val="00056A62"/>
    <w:rsid w:val="00061A83"/>
    <w:rsid w:val="0006263F"/>
    <w:rsid w:val="000D7050"/>
    <w:rsid w:val="001011BF"/>
    <w:rsid w:val="00175CD5"/>
    <w:rsid w:val="00180827"/>
    <w:rsid w:val="001939F3"/>
    <w:rsid w:val="001F5342"/>
    <w:rsid w:val="00206A82"/>
    <w:rsid w:val="00260CCB"/>
    <w:rsid w:val="0026336B"/>
    <w:rsid w:val="002A2E22"/>
    <w:rsid w:val="002A36E7"/>
    <w:rsid w:val="002E1CA1"/>
    <w:rsid w:val="002F3E87"/>
    <w:rsid w:val="00300A1D"/>
    <w:rsid w:val="003021B3"/>
    <w:rsid w:val="00325854"/>
    <w:rsid w:val="00372BBA"/>
    <w:rsid w:val="00375591"/>
    <w:rsid w:val="00383F8C"/>
    <w:rsid w:val="003A69BF"/>
    <w:rsid w:val="003C0051"/>
    <w:rsid w:val="003C66F7"/>
    <w:rsid w:val="003D37C5"/>
    <w:rsid w:val="003F7658"/>
    <w:rsid w:val="00427F44"/>
    <w:rsid w:val="004461A2"/>
    <w:rsid w:val="004A727B"/>
    <w:rsid w:val="004C0009"/>
    <w:rsid w:val="004D288B"/>
    <w:rsid w:val="004E3C90"/>
    <w:rsid w:val="00536E50"/>
    <w:rsid w:val="00551019"/>
    <w:rsid w:val="00562BFF"/>
    <w:rsid w:val="00595DD6"/>
    <w:rsid w:val="005A29E9"/>
    <w:rsid w:val="005A2D93"/>
    <w:rsid w:val="005B5D40"/>
    <w:rsid w:val="005C1A83"/>
    <w:rsid w:val="005C5B1C"/>
    <w:rsid w:val="005E7F25"/>
    <w:rsid w:val="00650BD7"/>
    <w:rsid w:val="00660E7B"/>
    <w:rsid w:val="00677065"/>
    <w:rsid w:val="00680841"/>
    <w:rsid w:val="00686336"/>
    <w:rsid w:val="006954CF"/>
    <w:rsid w:val="006A00CB"/>
    <w:rsid w:val="006A0CAC"/>
    <w:rsid w:val="006D126E"/>
    <w:rsid w:val="006D1611"/>
    <w:rsid w:val="006D4114"/>
    <w:rsid w:val="006D7A65"/>
    <w:rsid w:val="0070619F"/>
    <w:rsid w:val="00713D2F"/>
    <w:rsid w:val="0071533B"/>
    <w:rsid w:val="0071570F"/>
    <w:rsid w:val="00716DF8"/>
    <w:rsid w:val="00720278"/>
    <w:rsid w:val="007350DD"/>
    <w:rsid w:val="007708B8"/>
    <w:rsid w:val="007748D7"/>
    <w:rsid w:val="007C64D9"/>
    <w:rsid w:val="007D4B60"/>
    <w:rsid w:val="008703D8"/>
    <w:rsid w:val="00877694"/>
    <w:rsid w:val="008779FD"/>
    <w:rsid w:val="008848EB"/>
    <w:rsid w:val="008C57E2"/>
    <w:rsid w:val="008E63B3"/>
    <w:rsid w:val="00913419"/>
    <w:rsid w:val="00917FE0"/>
    <w:rsid w:val="00922BEB"/>
    <w:rsid w:val="009241D9"/>
    <w:rsid w:val="0092611C"/>
    <w:rsid w:val="009337E6"/>
    <w:rsid w:val="0097458A"/>
    <w:rsid w:val="00976B7A"/>
    <w:rsid w:val="00976D26"/>
    <w:rsid w:val="0097754B"/>
    <w:rsid w:val="00994667"/>
    <w:rsid w:val="00994DC8"/>
    <w:rsid w:val="009B422C"/>
    <w:rsid w:val="009D4829"/>
    <w:rsid w:val="009D5DA6"/>
    <w:rsid w:val="009F1CE2"/>
    <w:rsid w:val="009F771E"/>
    <w:rsid w:val="00A457A8"/>
    <w:rsid w:val="00A65EAB"/>
    <w:rsid w:val="00A82520"/>
    <w:rsid w:val="00A87B9B"/>
    <w:rsid w:val="00AA01A9"/>
    <w:rsid w:val="00B2059D"/>
    <w:rsid w:val="00B21150"/>
    <w:rsid w:val="00B53DCE"/>
    <w:rsid w:val="00B9085F"/>
    <w:rsid w:val="00BB5B89"/>
    <w:rsid w:val="00BE0DFB"/>
    <w:rsid w:val="00C00696"/>
    <w:rsid w:val="00C11E38"/>
    <w:rsid w:val="00C21BE9"/>
    <w:rsid w:val="00C22155"/>
    <w:rsid w:val="00C2765C"/>
    <w:rsid w:val="00C310A7"/>
    <w:rsid w:val="00C45034"/>
    <w:rsid w:val="00C7779E"/>
    <w:rsid w:val="00C94CFA"/>
    <w:rsid w:val="00CB541E"/>
    <w:rsid w:val="00CB5A61"/>
    <w:rsid w:val="00CE798D"/>
    <w:rsid w:val="00CF127D"/>
    <w:rsid w:val="00CF3653"/>
    <w:rsid w:val="00CF4CB5"/>
    <w:rsid w:val="00D06D68"/>
    <w:rsid w:val="00D10EC7"/>
    <w:rsid w:val="00D122C9"/>
    <w:rsid w:val="00D4131B"/>
    <w:rsid w:val="00D4381F"/>
    <w:rsid w:val="00D7777C"/>
    <w:rsid w:val="00DC1F1D"/>
    <w:rsid w:val="00DE0AEB"/>
    <w:rsid w:val="00E0558A"/>
    <w:rsid w:val="00E15502"/>
    <w:rsid w:val="00E544D5"/>
    <w:rsid w:val="00ED4E18"/>
    <w:rsid w:val="00ED56F1"/>
    <w:rsid w:val="00F14C67"/>
    <w:rsid w:val="00F26CE8"/>
    <w:rsid w:val="00F30A47"/>
    <w:rsid w:val="00F32BD4"/>
    <w:rsid w:val="00F40FFF"/>
    <w:rsid w:val="00F47F5F"/>
    <w:rsid w:val="00F62F5F"/>
    <w:rsid w:val="00F66E48"/>
    <w:rsid w:val="00F709F6"/>
    <w:rsid w:val="00F71CE6"/>
    <w:rsid w:val="00FA20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v:textbox inset="5.85pt,.7pt,5.85pt,.7pt"/>
    </o:shapedefaults>
    <o:shapelayout v:ext="edit">
      <o:idmap v:ext="edit" data="1"/>
    </o:shapelayout>
  </w:shapeDefaults>
  <w:doNotEmbedSmartTags/>
  <w:decimalSymbol w:val="."/>
  <w:listSeparator w:val=","/>
  <w14:docId w14:val="3999D962"/>
  <w15:docId w15:val="{9355D356-6A32-44AE-8E89-021AFEC86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B21150"/>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B21150"/>
    <w:rPr>
      <w:rFonts w:asciiTheme="majorHAnsi" w:eastAsiaTheme="majorEastAsia" w:hAnsiTheme="majorHAnsi" w:cstheme="majorBidi"/>
      <w:kern w:val="2"/>
      <w:sz w:val="18"/>
      <w:szCs w:val="18"/>
    </w:rPr>
  </w:style>
  <w:style w:type="character" w:styleId="PlaceholderText">
    <w:name w:val="Placeholder Text"/>
    <w:basedOn w:val="DefaultParagraphFont"/>
    <w:uiPriority w:val="99"/>
    <w:semiHidden/>
    <w:rsid w:val="00C45034"/>
    <w:rPr>
      <w:color w:val="808080"/>
    </w:rPr>
  </w:style>
  <w:style w:type="paragraph" w:styleId="Revision">
    <w:name w:val="Revision"/>
    <w:hidden/>
    <w:uiPriority w:val="99"/>
    <w:semiHidden/>
    <w:rsid w:val="00677065"/>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file:///C:\Documents%20and%20Settings\b1900078\My%20Documents\&#12525;&#12468;\renesas_an_blue.emf"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microsoft.com/office/2011/relationships/people" Target="peop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006409D5D14019A1AE69AA5C2ABC4B"/>
        <w:category>
          <w:name w:val="General"/>
          <w:gallery w:val="placeholder"/>
        </w:category>
        <w:types>
          <w:type w:val="bbPlcHdr"/>
        </w:types>
        <w:behaviors>
          <w:behavior w:val="content"/>
        </w:behaviors>
        <w:guid w:val="{C257DF47-0F44-4752-9CEE-A0DEBC3318FF}"/>
      </w:docPartPr>
      <w:docPartBody>
        <w:p w:rsidR="0029490A" w:rsidRDefault="00D831AB">
          <w:r w:rsidRPr="005C17C1">
            <w:rPr>
              <w:rStyle w:val="PlaceholderText"/>
            </w:rPr>
            <w:t>[Category]</w:t>
          </w:r>
        </w:p>
      </w:docPartBody>
    </w:docPart>
    <w:docPart>
      <w:docPartPr>
        <w:name w:val="6C4AFF6F359D4DC39261E6CA30C17C68"/>
        <w:category>
          <w:name w:val="General"/>
          <w:gallery w:val="placeholder"/>
        </w:category>
        <w:types>
          <w:type w:val="bbPlcHdr"/>
        </w:types>
        <w:behaviors>
          <w:behavior w:val="content"/>
        </w:behaviors>
        <w:guid w:val="{84947164-D1E7-40D3-9B9C-638BF67A2595}"/>
      </w:docPartPr>
      <w:docPartBody>
        <w:p w:rsidR="0029490A" w:rsidRDefault="00D831AB">
          <w:r w:rsidRPr="005C17C1">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1AB"/>
    <w:rsid w:val="0029490A"/>
    <w:rsid w:val="00834D5B"/>
    <w:rsid w:val="00A47776"/>
    <w:rsid w:val="00D831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1A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31A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5" ma:contentTypeDescription="Create a new document." ma:contentTypeScope="" ma:versionID="da4a111eab13c87cb5b647acc2a7b3bb">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cabf6cc65f3608c9579d79f737ed7eb9"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A38E98-9DB4-4779-9E24-1E2B9177BB48}">
  <ds:schemaRefs>
    <ds:schemaRef ds:uri="c00ac192-0740-45a5-a1c0-1c36b976cb30"/>
    <ds:schemaRef ds:uri="http://purl.org/dc/term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schemas.microsoft.com/office/infopath/2007/PartnerControls"/>
    <ds:schemaRef ds:uri="1492f413-4a9d-4f08-bc25-56483f53bae1"/>
    <ds:schemaRef ds:uri="http://www.w3.org/XML/1998/namespace"/>
    <ds:schemaRef ds:uri="http://purl.org/dc/dcmitype/"/>
  </ds:schemaRefs>
</ds:datastoreItem>
</file>

<file path=customXml/itemProps2.xml><?xml version="1.0" encoding="utf-8"?>
<ds:datastoreItem xmlns:ds="http://schemas.openxmlformats.org/officeDocument/2006/customXml" ds:itemID="{80258662-9A23-4135-97E1-07F740BF3A6F}">
  <ds:schemaRefs>
    <ds:schemaRef ds:uri="http://schemas.microsoft.com/sharepoint/v3/contenttype/forms"/>
  </ds:schemaRefs>
</ds:datastoreItem>
</file>

<file path=customXml/itemProps3.xml><?xml version="1.0" encoding="utf-8"?>
<ds:datastoreItem xmlns:ds="http://schemas.openxmlformats.org/officeDocument/2006/customXml" ds:itemID="{339FD5C7-4B96-4604-BFC3-1DF5CB409CDA}">
  <ds:schemaRefs>
    <ds:schemaRef ds:uri="http://schemas.openxmlformats.org/officeDocument/2006/bibliography"/>
  </ds:schemaRefs>
</ds:datastoreItem>
</file>

<file path=customXml/itemProps4.xml><?xml version="1.0" encoding="utf-8"?>
<ds:datastoreItem xmlns:ds="http://schemas.openxmlformats.org/officeDocument/2006/customXml" ds:itemID="{F83F516E-8F46-41D1-9F47-A7FF8DC3CB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0</Words>
  <Characters>20</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Memory Manager for Linux Release Note</vt:lpstr>
      <vt:lpstr>Memory Manager for Linux Release Note</vt:lpstr>
    </vt:vector>
  </TitlesOfParts>
  <Company/>
  <LinksUpToDate>false</LinksUpToDate>
  <CharactersWithSpaces>20</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Manager for Linux Release Note</dc:title>
  <dc:subject/>
  <dc:creator>Renesas Electronics Corporation</dc:creator>
  <dc:description>Dec. 2023</dc:description>
  <cp:lastModifiedBy>Quat Doan Huynh</cp:lastModifiedBy>
  <cp:revision>36</cp:revision>
  <cp:lastPrinted>2023-12-15T08:49:00Z</cp:lastPrinted>
  <dcterms:created xsi:type="dcterms:W3CDTF">2016-08-03T11:43:00Z</dcterms:created>
  <dcterms:modified xsi:type="dcterms:W3CDTF">2023-12-15T08:49:00Z</dcterms:modified>
  <cp:category>Rev.5.10.0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